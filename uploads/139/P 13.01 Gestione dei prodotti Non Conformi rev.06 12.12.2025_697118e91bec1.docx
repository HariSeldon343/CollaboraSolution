
<file path=[Content_Types].xml><?xml version="1.0" encoding="utf-8"?>
<Types xmlns="http://schemas.openxmlformats.org/package/2006/content-types">
  <Default Extension="xml" ContentType="application/xml"/>
  <Default Extension="docx" ContentType="application/vnd.openxmlformats-officedocument.wordprocessingml.document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71"/>
        <w:pBdr/>
        <w:tabs>
          <w:tab w:val="left" w:leader="none" w:pos="0"/>
        </w:tabs>
        <w:spacing w:line="276" w:lineRule="auto"/>
        <w:ind w:left="-284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GENERALITÀ E SCOPO 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Bdr/>
        <w:tabs>
          <w:tab w:val="left" w:leader="none" w:pos="0"/>
        </w:tabs>
        <w:spacing w:line="276" w:lineRule="auto"/>
        <w:ind w:left="-284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presente procedura descrive le attività svolte nel caso in cui</w:t>
      </w:r>
      <w:r>
        <w:rPr>
          <w:rFonts w:ascii="Calibri" w:hAnsi="Calibri" w:cs="Calibri"/>
          <w:sz w:val="22"/>
          <w:szCs w:val="22"/>
        </w:rPr>
        <w:t xml:space="preserve">,</w:t>
      </w:r>
      <w:r>
        <w:rPr>
          <w:rFonts w:ascii="Calibri" w:hAnsi="Calibri" w:cs="Calibri"/>
          <w:sz w:val="22"/>
          <w:szCs w:val="22"/>
        </w:rPr>
        <w:t xml:space="preserve"> a seguito </w:t>
      </w:r>
      <w:r>
        <w:rPr>
          <w:rFonts w:ascii="Calibri" w:hAnsi="Calibri" w:cs="Calibri"/>
          <w:sz w:val="22"/>
          <w:szCs w:val="22"/>
        </w:rPr>
        <w:t xml:space="preserve">di</w:t>
      </w:r>
      <w:r>
        <w:rPr>
          <w:rFonts w:ascii="Calibri" w:hAnsi="Calibri" w:cs="Calibri"/>
          <w:sz w:val="22"/>
          <w:szCs w:val="22"/>
        </w:rPr>
        <w:t xml:space="preserve"> prove e controlli</w:t>
      </w:r>
      <w:r>
        <w:rPr>
          <w:rFonts w:ascii="Calibri" w:hAnsi="Calibri" w:cs="Calibri"/>
          <w:sz w:val="22"/>
          <w:szCs w:val="22"/>
        </w:rPr>
        <w:t xml:space="preserve">,</w:t>
      </w:r>
      <w:r>
        <w:rPr>
          <w:rFonts w:ascii="Calibri" w:hAnsi="Calibri" w:cs="Calibri"/>
          <w:sz w:val="22"/>
          <w:szCs w:val="22"/>
        </w:rPr>
        <w:t xml:space="preserve"> sia stata individuata una non conformità ai requisiti specificati, a partire dal momento in</w:t>
      </w:r>
      <w:r>
        <w:rPr>
          <w:rFonts w:ascii="Calibri" w:hAnsi="Calibri" w:cs="Calibri"/>
          <w:sz w:val="22"/>
          <w:szCs w:val="22"/>
        </w:rPr>
        <w:t xml:space="preserve"> cui </w:t>
      </w:r>
      <w:r>
        <w:rPr>
          <w:rFonts w:ascii="Calibri" w:hAnsi="Calibri" w:cs="Calibri"/>
          <w:sz w:val="22"/>
          <w:szCs w:val="22"/>
        </w:rPr>
        <w:t xml:space="preserve">l</w:t>
      </w:r>
      <w:r>
        <w:rPr>
          <w:rFonts w:ascii="Calibri" w:hAnsi="Calibri" w:cs="Calibri"/>
          <w:sz w:val="22"/>
          <w:szCs w:val="22"/>
        </w:rPr>
        <w:t xml:space="preserve">a non conformità è stata individuata sino al momento in cui </w:t>
      </w:r>
      <w:r>
        <w:rPr>
          <w:rFonts w:ascii="Arial" w:hAnsi="Arial" w:eastAsia="Arial" w:cs="Arial"/>
          <w:b/>
          <w:bCs/>
          <w:sz w:val="18"/>
          <w:szCs w:val="18"/>
          <w:lang w:val="it-IT"/>
        </w:rPr>
        <w:t xml:space="preserve">il </w:t>
      </w:r>
      <w:r>
        <w:rPr>
          <w:rFonts w:ascii="Arial" w:hAnsi="Arial" w:eastAsia="Arial" w:cs="Arial"/>
          <w:b/>
          <w:bCs/>
          <w:sz w:val="18"/>
          <w:szCs w:val="18"/>
          <w:lang w:val="it-IT"/>
        </w:rPr>
        <w:t xml:space="preserve">materiale /macchinario/prodotto</w:t>
      </w:r>
      <w:r>
        <w:rPr>
          <w:rFonts w:ascii="Calibri" w:hAnsi="Calibri" w:cs="Calibri"/>
          <w:sz w:val="22"/>
          <w:szCs w:val="22"/>
        </w:rPr>
        <w:t xml:space="preserve">,  è stato reso conforme e ricontrollato oppure è uscito dai locali operativi della Azienda, e le relative registrazioni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sono state esaminate e valutate.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Ciò con lo scopo di assicu</w:t>
      </w:r>
      <w:r>
        <w:rPr>
          <w:rFonts w:ascii="Calibri" w:hAnsi="Calibri" w:cs="Calibri"/>
          <w:sz w:val="22"/>
          <w:szCs w:val="22"/>
        </w:rPr>
        <w:t xml:space="preserve">rare </w:t>
      </w:r>
      <w:r>
        <w:rPr>
          <w:rFonts w:ascii="Calibri" w:hAnsi="Calibri" w:cs="Calibri"/>
          <w:sz w:val="22"/>
          <w:szCs w:val="22"/>
        </w:rPr>
        <w:t xml:space="preserve">c</w:t>
      </w:r>
      <w:r>
        <w:rPr>
          <w:rFonts w:ascii="Calibri" w:hAnsi="Calibri" w:cs="Calibri"/>
          <w:sz w:val="22"/>
          <w:szCs w:val="22"/>
        </w:rPr>
        <w:t xml:space="preserve">he non venga involontariamente utilizzato un prodotto non conforme ai requisiti specificati, e che vengano evidenziate non conformità ripetitive o potenzialmente ripetitive.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1071"/>
        <w:pBdr/>
        <w:tabs>
          <w:tab w:val="left" w:leader="none" w:pos="0"/>
        </w:tabs>
        <w:spacing w:line="276" w:lineRule="auto"/>
        <w:ind w:left="-284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1071"/>
        <w:pBdr/>
        <w:tabs>
          <w:tab w:val="left" w:leader="none" w:pos="0"/>
        </w:tabs>
        <w:spacing w:line="276" w:lineRule="auto"/>
        <w:ind w:left="-284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CAMPO DI APPLICAZIONE</w:t>
      </w:r>
      <w:r>
        <w:rPr>
          <w:rFonts w:ascii="Calibri" w:hAnsi="Calibri" w:cs="Calibri"/>
          <w:sz w:val="22"/>
          <w:szCs w:val="22"/>
        </w:rPr>
      </w:r>
    </w:p>
    <w:p>
      <w:pPr>
        <w:pStyle w:val="1059"/>
        <w:pBdr/>
        <w:tabs>
          <w:tab w:val="left" w:leader="none" w:pos="0"/>
        </w:tabs>
        <w:spacing w:line="276" w:lineRule="auto"/>
        <w:ind w:left="-284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Procedura si applica a tutti i prodotti di cui </w:t>
      </w:r>
      <w:r>
        <w:rPr>
          <w:rFonts w:ascii="Calibri" w:hAnsi="Calibri" w:cs="Calibri"/>
          <w:sz w:val="22"/>
          <w:szCs w:val="22"/>
        </w:rPr>
        <w:t xml:space="preserve">alle </w:t>
      </w:r>
      <w:r>
        <w:rPr>
          <w:rFonts w:ascii="Calibri" w:hAnsi="Calibri" w:cs="Calibri"/>
          <w:sz w:val="22"/>
          <w:szCs w:val="22"/>
        </w:rPr>
        <w:t xml:space="preserve">P</w:t>
      </w:r>
      <w:r>
        <w:rPr>
          <w:rFonts w:ascii="Calibri" w:hAnsi="Calibri" w:cs="Calibri"/>
          <w:sz w:val="22"/>
          <w:szCs w:val="22"/>
        </w:rPr>
        <w:t xml:space="preserve">rocedure citate sopra. </w:t>
      </w:r>
      <w:r>
        <w:rPr>
          <w:rFonts w:ascii="Calibri" w:hAnsi="Calibri" w:cs="Calibri"/>
          <w:sz w:val="22"/>
          <w:szCs w:val="22"/>
        </w:rPr>
        <w:t xml:space="preserve">Essa si applica inoltre a tutte le non conformità rispetto al Sistema assicurazione Qualità ed al </w:t>
      </w:r>
      <w:r>
        <w:rPr>
          <w:rFonts w:ascii="Calibri" w:hAnsi="Calibri" w:cs="Calibri"/>
          <w:sz w:val="22"/>
          <w:szCs w:val="22"/>
        </w:rPr>
        <w:t xml:space="preserve">S</w:t>
      </w:r>
      <w:r>
        <w:rPr>
          <w:rFonts w:ascii="Calibri" w:hAnsi="Calibri" w:cs="Calibri"/>
          <w:sz w:val="22"/>
          <w:szCs w:val="22"/>
        </w:rPr>
        <w:t xml:space="preserve">istema HACCP.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1071"/>
        <w:pBdr/>
        <w:tabs>
          <w:tab w:val="left" w:leader="none" w:pos="0"/>
        </w:tabs>
        <w:spacing w:line="276" w:lineRule="auto"/>
        <w:ind w:left="-284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1071"/>
        <w:pBdr/>
        <w:tabs>
          <w:tab w:val="left" w:leader="none" w:pos="0"/>
        </w:tabs>
        <w:spacing w:line="276" w:lineRule="auto"/>
        <w:ind w:left="-284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RESPONSABILITÀ E AUTORITÀ</w:t>
      </w:r>
      <w:r>
        <w:rPr>
          <w:rFonts w:ascii="Calibri" w:hAnsi="Calibri" w:cs="Calibri"/>
          <w:sz w:val="22"/>
          <w:szCs w:val="22"/>
        </w:rPr>
      </w:r>
    </w:p>
    <w:p>
      <w:pPr>
        <w:pStyle w:val="1059"/>
        <w:pBdr/>
        <w:tabs>
          <w:tab w:val="left" w:leader="none" w:pos="0"/>
        </w:tabs>
        <w:spacing w:line="276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Le</w:t>
      </w:r>
      <w:r>
        <w:rPr>
          <w:rFonts w:ascii="Calibri" w:hAnsi="Calibri" w:cs="Calibri"/>
          <w:sz w:val="22"/>
          <w:szCs w:val="22"/>
        </w:rPr>
        <w:t xml:space="preserve"> responsabilità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di una corretta gestione delle non conformità sono ripartite </w:t>
      </w:r>
      <w:r>
        <w:rPr>
          <w:rFonts w:ascii="Calibri" w:hAnsi="Calibri" w:cs="Calibri"/>
          <w:sz w:val="22"/>
          <w:szCs w:val="22"/>
        </w:rPr>
        <w:t xml:space="preserve">a sec</w:t>
      </w:r>
      <w:r>
        <w:rPr>
          <w:rFonts w:ascii="Calibri" w:hAnsi="Calibri" w:cs="Calibri"/>
          <w:sz w:val="22"/>
          <w:szCs w:val="22"/>
        </w:rPr>
        <w:t xml:space="preserve">onda</w:t>
      </w:r>
      <w:r>
        <w:rPr>
          <w:rFonts w:ascii="Calibri" w:hAnsi="Calibri" w:cs="Calibri"/>
          <w:sz w:val="22"/>
          <w:szCs w:val="22"/>
        </w:rPr>
        <w:t xml:space="preserve"> d</w:t>
      </w:r>
      <w:r>
        <w:rPr>
          <w:rFonts w:ascii="Calibri" w:hAnsi="Calibri" w:cs="Calibri"/>
          <w:sz w:val="22"/>
          <w:szCs w:val="22"/>
        </w:rPr>
        <w:t xml:space="preserve">ella fase del </w:t>
      </w:r>
      <w:r>
        <w:rPr>
          <w:rFonts w:ascii="Arial" w:hAnsi="Arial" w:eastAsia="Arial" w:cs="Arial"/>
          <w:sz w:val="22"/>
          <w:szCs w:val="22"/>
        </w:rPr>
        <w:t xml:space="preserve">processo aziendale nella quale è stata riscontrata, e della tipologia di materiali di cui si tratta.</w:t>
      </w:r>
      <w:r>
        <w:rPr>
          <w:rFonts w:ascii="Arial" w:hAnsi="Arial" w:eastAsia="Arial" w:cs="Arial"/>
          <w:sz w:val="22"/>
          <w:szCs w:val="22"/>
        </w:rPr>
      </w:r>
    </w:p>
    <w:p>
      <w:pPr>
        <w:pBdr/>
        <w:tabs>
          <w:tab w:val="left" w:leader="none" w:pos="0"/>
        </w:tabs>
        <w:spacing w:line="276" w:lineRule="auto"/>
        <w:ind w:left="-284"/>
        <w:jc w:val="both"/>
        <w:rPr>
          <w:rFonts w:ascii="Arial" w:hAnsi="Arial" w:cs="Arial"/>
          <w:sz w:val="22"/>
          <w:szCs w:val="22"/>
          <w:highlight w:val="none"/>
        </w:rPr>
        <w:pPrChange w:author="Massimo Parisi" w:date="2025-12-29T14:14:08Z" w:id="0" oouserid="ocxcoxtpen8o_Parisi">
          <w:pPr>
            <w:pStyle w:val="1059"/>
            <w:pBdr/>
            <w:tabs>
              <w:tab w:val="left" w:leader="none" w:pos="0"/>
            </w:tabs>
            <w:spacing w:line="276" w:lineRule="auto"/>
            <w:ind w:left="-284"/>
            <w:jc w:val="both"/>
          </w:pPr>
        </w:pPrChange>
      </w:pPr>
      <w:ins w:id="1" w:author="Massimo Parisi" w:date="2025-12-29T14:13:35Z" oouserid="ocxcoxtpen8o_Parisi">
        <w:r>
          <w:rPr>
            <w:rFonts w:ascii="Arial" w:hAnsi="Arial" w:eastAsia="Arial" w:cs="Arial"/>
            <w:sz w:val="22"/>
            <w:szCs w:val="22"/>
            <w:lang w:val="undefined" w:bidi="undefined"/>
            <w:rPrChange w:id="2" w:author="Massimo Parisi" w:date="2025-12-29T14:14:08Z" oouserid="ocxcoxtpen8o_Parisi">
              <w:rPr>
                <w:rFonts w:ascii="Calibri" w:hAnsi="Calibri" w:cs="Calibri"/>
                <w:sz w:val="22"/>
                <w:szCs w:val="22"/>
                <w:highlight w:val="none"/>
              </w:rPr>
            </w:rPrChange>
          </w:rPr>
        </w:r>
      </w:ins>
      <w:ins w:id="3" w:author="Massimo Parisi" w:date="2025-12-29T14:15:26Z" oouserid="ocxcoxtpen8o_Parisi">
        <w:r>
          <w:rPr>
            <w:rFonts w:ascii="Arial" w:hAnsi="Arial" w:eastAsia="Arial" w:cs="Arial"/>
            <w:b/>
            <w:bCs/>
            <w:sz w:val="18"/>
            <w:szCs w:val="21"/>
            <w:lang w:val="it-IT"/>
          </w:rPr>
          <w:t xml:space="preserve">Tutto il personale è consapevole dell’obbligo di segnalare eventuali rischi o evidenze di prodotti, attrezzature o materiali non sicuri, non conformi. Tale concetto viene ribadito nell’ambito del piano della cultura della sicurezza alimentare in fase di audit o di formazione interna </w:t>
        </w:r>
      </w:ins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>
      <w:pPr>
        <w:pStyle w:val="1059"/>
        <w:pBdr/>
        <w:tabs>
          <w:tab w:val="left" w:leader="none" w:pos="0"/>
        </w:tabs>
        <w:spacing w:line="276" w:lineRule="auto"/>
        <w:ind w:left="-284"/>
        <w:jc w:val="both"/>
        <w:rPr>
          <w:ins w:id="4" w:author="Massimo Parisi" w:date="2025-12-29T14:20:55Z" oouserid="ocxcoxtpen8o_Parisi"/>
          <w:rFonts w:ascii="Calibri" w:hAnsi="Calibri" w:cs="Calibri"/>
          <w:sz w:val="22"/>
          <w:szCs w:val="22"/>
          <w:highlight w:val="none"/>
        </w:rPr>
      </w:pPr>
      <w:ins w:id="5" w:author="Massimo Parisi" w:date="2025-12-29T14:20:55Z" oouserid="ocxcoxtpen8o_Parisi">
        <w:r>
          <w:rPr>
            <w:rFonts w:ascii="Calibri" w:hAnsi="Calibri" w:cs="Calibri"/>
            <w:sz w:val="22"/>
            <w:szCs w:val="22"/>
          </w:rPr>
          <w:t xml:space="preserve">Il prodotto/macchinario/impianto  non conforme viene identificato con </w:t>
        </w:r>
      </w:ins>
      <w:ins w:id="6" w:author="Massimo Parisi" w:date="2025-12-29T14:20:55Z" oouserid="ocxcoxtpen8o_Parisi">
        <w:r>
          <w:rPr>
            <w:rFonts w:ascii="Calibri" w:hAnsi="Calibri" w:cs="Calibri"/>
            <w:sz w:val="22"/>
            <w:szCs w:val="22"/>
          </w:rPr>
          <w:t xml:space="preserve">un </w:t>
        </w:r>
      </w:ins>
      <w:ins w:id="7" w:author="Massimo Parisi" w:date="2025-12-29T14:20:55Z" oouserid="ocxcoxtpen8o_Parisi">
        <w:r>
          <w:rPr>
            <w:rFonts w:ascii="Calibri" w:hAnsi="Calibri" w:cs="Calibri"/>
            <w:sz w:val="22"/>
            <w:szCs w:val="22"/>
          </w:rPr>
          <w:t xml:space="preserve">nastro a strisce rosse apposto sul prodotto</w:t>
        </w:r>
      </w:ins>
      <w:ins w:id="8" w:author="Massimo Parisi" w:date="2025-12-29T14:20:55Z" oouserid="ocxcoxtpen8o_Parisi">
        <w:r>
          <w:rPr>
            <w:rFonts w:ascii="Calibri" w:hAnsi="Calibri" w:cs="Calibri"/>
            <w:sz w:val="22"/>
            <w:szCs w:val="22"/>
          </w:rPr>
          <w:t xml:space="preserve">/macchinario/impianto</w:t>
        </w:r>
      </w:ins>
      <w:ins w:id="9" w:author="Massimo Parisi" w:date="2025-12-29T14:20:55Z" oouserid="ocxcoxtpen8o_Parisi">
        <w:r>
          <w:rPr>
            <w:rFonts w:ascii="Calibri" w:hAnsi="Calibri" w:cs="Calibri"/>
            <w:sz w:val="22"/>
            <w:szCs w:val="22"/>
          </w:rPr>
          <w:t xml:space="preserve"> stesso</w:t>
        </w:r>
      </w:ins>
      <w:ins w:id="10" w:author="Massimo Parisi" w:date="2025-12-29T14:20:55Z" oouserid="ocxcoxtpen8o_Parisi">
        <w:r>
          <w:rPr>
            <w:rFonts w:ascii="Calibri" w:hAnsi="Calibri" w:cs="Calibri"/>
            <w:sz w:val="22"/>
            <w:szCs w:val="22"/>
          </w:rPr>
          <w:t xml:space="preserve"> </w:t>
        </w:r>
      </w:ins>
      <w:ins w:id="11" w:author="Massimo Parisi" w:date="2025-12-29T14:20:55Z" oouserid="ocxcoxtpen8o_Parisi">
        <w:r>
          <w:rPr>
            <w:rFonts w:ascii="Calibri" w:hAnsi="Calibri" w:cs="Calibri"/>
            <w:sz w:val="22"/>
            <w:szCs w:val="22"/>
          </w:rPr>
          <w:t xml:space="preserve">e allocat</w:t>
        </w:r>
      </w:ins>
      <w:ins w:id="12" w:author="Massimo Parisi" w:date="2025-12-29T14:20:55Z" oouserid="ocxcoxtpen8o_Parisi">
        <w:r>
          <w:rPr>
            <w:rFonts w:ascii="Calibri" w:hAnsi="Calibri" w:cs="Calibri"/>
            <w:sz w:val="22"/>
            <w:szCs w:val="22"/>
          </w:rPr>
          <w:t xml:space="preserve">o in </w:t>
        </w:r>
      </w:ins>
      <w:ins w:id="13" w:author="Massimo Parisi" w:date="2025-12-29T14:20:55Z" oouserid="ocxcoxtpen8o_Parisi">
        <w:r>
          <w:rPr>
            <w:rFonts w:ascii="Calibri" w:hAnsi="Calibri" w:cs="Calibri"/>
            <w:sz w:val="22"/>
            <w:szCs w:val="22"/>
          </w:rPr>
          <w:t xml:space="preserve">un</w:t>
        </w:r>
      </w:ins>
      <w:ins w:id="14" w:author="Massimo Parisi" w:date="2025-12-29T14:20:55Z" oouserid="ocxcoxtpen8o_Parisi">
        <w:r>
          <w:rPr>
            <w:rFonts w:ascii="Calibri" w:hAnsi="Calibri" w:cs="Calibri"/>
            <w:sz w:val="22"/>
            <w:szCs w:val="22"/>
          </w:rPr>
          <w:t xml:space="preserve">’</w:t>
        </w:r>
      </w:ins>
      <w:ins w:id="15" w:author="Massimo Parisi" w:date="2025-12-29T14:20:55Z" oouserid="ocxcoxtpen8o_Parisi">
        <w:r>
          <w:rPr>
            <w:rFonts w:ascii="Calibri" w:hAnsi="Calibri" w:cs="Calibri"/>
            <w:sz w:val="22"/>
            <w:szCs w:val="22"/>
          </w:rPr>
          <w:t xml:space="preserve">area </w:t>
        </w:r>
      </w:ins>
      <w:ins w:id="16" w:author="Massimo Parisi" w:date="2025-12-29T14:20:55Z" oouserid="ocxcoxtpen8o_Parisi">
        <w:r>
          <w:rPr>
            <w:rFonts w:ascii="Calibri" w:hAnsi="Calibri" w:cs="Calibri"/>
            <w:sz w:val="22"/>
            <w:szCs w:val="22"/>
          </w:rPr>
          <w:t xml:space="preserve">designata</w:t>
        </w:r>
      </w:ins>
      <w:ins w:id="17" w:author="Massimo Parisi" w:date="2025-12-29T14:20:55Z" oouserid="ocxcoxtpen8o_Parisi">
        <w:r>
          <w:rPr>
            <w:rFonts w:ascii="Calibri" w:hAnsi="Calibri" w:cs="Calibri"/>
            <w:sz w:val="22"/>
            <w:szCs w:val="22"/>
          </w:rPr>
          <w:t xml:space="preserve">, se possibile.  </w:t>
        </w:r>
      </w:ins>
      <w:ins w:id="18" w:author="Massimo Parisi" w:date="2025-12-29T14:20:55Z" oouserid="ocxcoxtpen8o_Parisi">
        <w:r/>
      </w:ins>
      <w:ins w:id="19" w:author="Massimo Parisi" w:date="2025-12-29T14:20:55Z" oouserid="ocxcoxtpen8o_Parisi">
        <w:r>
          <w:rPr>
            <w:rFonts w:ascii="Calibri" w:hAnsi="Calibri" w:cs="Calibri"/>
            <w:sz w:val="22"/>
            <w:szCs w:val="22"/>
            <w:highlight w:val="none"/>
          </w:rPr>
        </w:r>
      </w:ins>
    </w:p>
    <w:p>
      <w:pPr>
        <w:pStyle w:val="1059"/>
        <w:pBdr/>
        <w:tabs>
          <w:tab w:val="left" w:leader="none" w:pos="0"/>
        </w:tabs>
        <w:spacing w:line="276" w:lineRule="auto"/>
        <w:ind w:left="-284"/>
        <w:jc w:val="both"/>
        <w:rPr>
          <w:del w:id="20" w:author="Massimo Parisi" w:date="2025-12-29T14:20:54Z" oouserid="ocxcoxtpen8o_Parisi"/>
          <w:rFonts w:ascii="Calibri" w:hAnsi="Calibri" w:cs="Calibri"/>
          <w:sz w:val="22"/>
          <w:szCs w:val="22"/>
          <w:highlight w:val="none"/>
        </w:rPr>
      </w:pPr>
      <w:del w:id="21" w:author="Massimo Parisi" w:date="2025-12-29T14:20:54Z" oouserid="ocxcoxtpen8o_Parisi">
        <w:r>
          <w:rPr>
            <w:rFonts w:ascii="Calibri" w:hAnsi="Calibri" w:cs="Calibri"/>
            <w:sz w:val="22"/>
            <w:szCs w:val="22"/>
          </w:rPr>
          <w:delText xml:space="preserve">Il prodotto/macchinario/impianto  non conforme viene identificato con </w:delText>
        </w:r>
      </w:del>
      <w:del w:id="22" w:author="Massimo Parisi" w:date="2025-12-29T14:20:54Z" oouserid="ocxcoxtpen8o_Parisi">
        <w:r>
          <w:rPr>
            <w:rFonts w:ascii="Calibri" w:hAnsi="Calibri" w:cs="Calibri"/>
            <w:sz w:val="22"/>
            <w:szCs w:val="22"/>
          </w:rPr>
          <w:delText xml:space="preserve">un </w:delText>
        </w:r>
      </w:del>
      <w:del w:id="23" w:author="Massimo Parisi" w:date="2025-12-29T14:20:54Z" oouserid="ocxcoxtpen8o_Parisi">
        <w:r>
          <w:rPr>
            <w:rFonts w:ascii="Calibri" w:hAnsi="Calibri" w:cs="Calibri"/>
            <w:sz w:val="22"/>
            <w:szCs w:val="22"/>
          </w:rPr>
          <w:delText xml:space="preserve">nastro a strisce rosse apposto sul prodotto</w:delText>
        </w:r>
      </w:del>
      <w:del w:id="24" w:author="Massimo Parisi" w:date="2025-12-29T14:20:54Z" oouserid="ocxcoxtpen8o_Parisi">
        <w:r>
          <w:rPr>
            <w:rFonts w:ascii="Calibri" w:hAnsi="Calibri" w:cs="Calibri"/>
            <w:sz w:val="22"/>
            <w:szCs w:val="22"/>
          </w:rPr>
          <w:delText xml:space="preserve">/macchinario/impianto</w:delText>
        </w:r>
      </w:del>
      <w:del w:id="25" w:author="Massimo Parisi" w:date="2025-12-29T14:20:54Z" oouserid="ocxcoxtpen8o_Parisi">
        <w:r/>
      </w:del>
      <w:del w:id="26" w:author="Massimo Parisi" w:date="2025-12-29T14:20:54Z" oouserid="ocxcoxtpen8o_Parisi">
        <w:r>
          <w:rPr>
            <w:rFonts w:ascii="Calibri" w:hAnsi="Calibri" w:cs="Calibri"/>
            <w:sz w:val="22"/>
            <w:szCs w:val="22"/>
          </w:rPr>
          <w:delText xml:space="preserve"> stesso</w:delText>
        </w:r>
      </w:del>
      <w:del w:id="27" w:author="Massimo Parisi" w:date="2025-12-29T14:20:54Z" oouserid="ocxcoxtpen8o_Parisi">
        <w:r>
          <w:rPr>
            <w:rFonts w:ascii="Calibri" w:hAnsi="Calibri" w:cs="Calibri"/>
            <w:sz w:val="22"/>
            <w:szCs w:val="22"/>
          </w:rPr>
          <w:delText xml:space="preserve"> </w:delText>
        </w:r>
      </w:del>
      <w:del w:id="28" w:author="Massimo Parisi" w:date="2025-12-29T14:20:54Z" oouserid="ocxcoxtpen8o_Parisi">
        <w:r>
          <w:rPr>
            <w:rFonts w:ascii="Calibri" w:hAnsi="Calibri" w:cs="Calibri"/>
            <w:sz w:val="22"/>
            <w:szCs w:val="22"/>
          </w:rPr>
          <w:delText xml:space="preserve">e allocat</w:delText>
        </w:r>
      </w:del>
      <w:del w:id="29" w:author="Massimo Parisi" w:date="2025-12-29T14:20:54Z" oouserid="ocxcoxtpen8o_Parisi">
        <w:r>
          <w:rPr>
            <w:rFonts w:ascii="Calibri" w:hAnsi="Calibri" w:cs="Calibri"/>
            <w:sz w:val="22"/>
            <w:szCs w:val="22"/>
          </w:rPr>
          <w:delText xml:space="preserve">o in </w:delText>
        </w:r>
      </w:del>
      <w:del w:id="30" w:author="Massimo Parisi" w:date="2025-12-29T14:20:54Z" oouserid="ocxcoxtpen8o_Parisi">
        <w:r>
          <w:rPr>
            <w:rFonts w:ascii="Calibri" w:hAnsi="Calibri" w:cs="Calibri"/>
            <w:sz w:val="22"/>
            <w:szCs w:val="22"/>
          </w:rPr>
          <w:delText xml:space="preserve">un</w:delText>
        </w:r>
      </w:del>
      <w:del w:id="31" w:author="Massimo Parisi" w:date="2025-12-29T14:20:54Z" oouserid="ocxcoxtpen8o_Parisi">
        <w:r>
          <w:rPr>
            <w:rFonts w:ascii="Calibri" w:hAnsi="Calibri" w:cs="Calibri"/>
            <w:sz w:val="22"/>
            <w:szCs w:val="22"/>
          </w:rPr>
          <w:delText xml:space="preserve">’</w:delText>
        </w:r>
      </w:del>
      <w:del w:id="32" w:author="Massimo Parisi" w:date="2025-12-29T14:20:54Z" oouserid="ocxcoxtpen8o_Parisi">
        <w:r>
          <w:rPr>
            <w:rFonts w:ascii="Calibri" w:hAnsi="Calibri" w:cs="Calibri"/>
            <w:sz w:val="22"/>
            <w:szCs w:val="22"/>
          </w:rPr>
          <w:delText xml:space="preserve">area </w:delText>
        </w:r>
      </w:del>
      <w:del w:id="33" w:author="Massimo Parisi" w:date="2025-12-29T14:20:54Z" oouserid="ocxcoxtpen8o_Parisi">
        <w:r>
          <w:rPr>
            <w:rFonts w:ascii="Calibri" w:hAnsi="Calibri" w:cs="Calibri"/>
            <w:sz w:val="22"/>
            <w:szCs w:val="22"/>
          </w:rPr>
          <w:delText xml:space="preserve">designata</w:delText>
        </w:r>
      </w:del>
      <w:del w:id="34" w:author="Massimo Parisi" w:date="2025-12-29T14:20:54Z" oouserid="ocxcoxtpen8o_Parisi">
        <w:r>
          <w:rPr>
            <w:rFonts w:ascii="Calibri" w:hAnsi="Calibri" w:cs="Calibri"/>
            <w:sz w:val="22"/>
            <w:szCs w:val="22"/>
          </w:rPr>
          <w:delText xml:space="preserve">, se possibile.  </w:delText>
        </w:r>
      </w:del>
      <w:del w:id="35" w:author="Massimo Parisi" w:date="2025-12-29T14:20:54Z" oouserid="ocxcoxtpen8o_Parisi">
        <w:r>
          <w:rPr>
            <w:rFonts w:ascii="Calibri" w:hAnsi="Calibri" w:cs="Calibri"/>
            <w:sz w:val="22"/>
            <w:szCs w:val="22"/>
          </w:rPr>
        </w:r>
      </w:del>
    </w:p>
    <w:p>
      <w:pPr>
        <w:pStyle w:val="1059"/>
        <w:pBdr/>
        <w:tabs>
          <w:tab w:val="left" w:leader="none" w:pos="0"/>
        </w:tabs>
        <w:spacing w:line="276" w:lineRule="auto"/>
        <w:ind w:left="-284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none"/>
        </w:rPr>
      </w:r>
      <w:r>
        <w:rPr>
          <w:rFonts w:ascii="Calibri" w:hAnsi="Calibri" w:cs="Calibri"/>
          <w:sz w:val="22"/>
          <w:szCs w:val="22"/>
          <w:highlight w:val="none"/>
        </w:rPr>
      </w:r>
      <w:r>
        <w:rPr>
          <w:rFonts w:ascii="Calibri" w:hAnsi="Calibri" w:cs="Calibri"/>
          <w:sz w:val="22"/>
          <w:szCs w:val="22"/>
          <w:highlight w:val="none"/>
        </w:rPr>
      </w:r>
    </w:p>
    <w:p>
      <w:pPr>
        <w:pStyle w:val="1059"/>
        <w:pBdr/>
        <w:tabs>
          <w:tab w:val="left" w:leader="none" w:pos="0"/>
        </w:tabs>
        <w:spacing w:line="276" w:lineRule="auto"/>
        <w:ind w:left="-284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Bdr/>
        <w:tabs>
          <w:tab w:val="left" w:leader="none" w:pos="0"/>
        </w:tabs>
        <w:spacing/>
        <w:ind w:left="-284"/>
        <w:rPr>
          <w:rFonts w:ascii="Calibri" w:hAnsi="Calibri" w:cs="Calibri"/>
          <w:sz w:val="22"/>
          <w:szCs w:val="22"/>
        </w:rPr>
        <w:sectPr>
          <w:headerReference w:type="default" r:id="rId9"/>
          <w:headerReference w:type="even" r:id="rId10"/>
          <w:headerReference w:type="first" r:id="rId11"/>
          <w:footerReference w:type="default" r:id="rId15"/>
          <w:footerReference w:type="even" r:id="rId16"/>
          <w:footerReference w:type="first" r:id="rId17"/>
          <w:footnotePr>
            <w:pos w:val="beneathText"/>
          </w:footnotePr>
          <w:endnotePr/>
          <w:type w:val="nextPage"/>
          <w:pgSz w:h="16837" w:orient="portrait" w:w="11905"/>
          <w:pgMar w:top="1418" w:right="1418" w:bottom="851" w:left="1134" w:header="709" w:footer="567" w:gutter="0"/>
          <w:cols w:num="1" w:sep="0" w:space="720" w:equalWidth="1"/>
        </w:sect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1071"/>
        <w:pBdr/>
        <w:tabs>
          <w:tab w:val="left" w:leader="none" w:pos="0"/>
        </w:tabs>
        <w:spacing w:line="276" w:lineRule="auto"/>
        <w:ind w:left="-28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 MODALITÀ OPERATIVE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1059"/>
        <w:pBdr/>
        <w:tabs>
          <w:tab w:val="left" w:leader="none" w:pos="0"/>
        </w:tabs>
        <w:spacing w:line="276" w:lineRule="auto"/>
        <w:ind w:left="-28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Le modalità operative sono d</w:t>
      </w:r>
      <w:r>
        <w:rPr>
          <w:rFonts w:ascii="Calibri" w:hAnsi="Calibri" w:cs="Calibri"/>
          <w:sz w:val="22"/>
          <w:szCs w:val="22"/>
        </w:rPr>
        <w:t xml:space="preserve">escritte </w:t>
      </w:r>
      <w:r>
        <w:rPr>
          <w:rFonts w:ascii="Calibri" w:hAnsi="Calibri" w:cs="Calibri"/>
          <w:sz w:val="22"/>
          <w:szCs w:val="22"/>
        </w:rPr>
        <w:t xml:space="preserve">nel </w:t>
      </w:r>
      <w:r>
        <w:rPr>
          <w:rFonts w:ascii="Calibri" w:hAnsi="Calibri" w:cs="Calibri"/>
          <w:sz w:val="22"/>
          <w:szCs w:val="22"/>
        </w:rPr>
        <w:t xml:space="preserve">seguente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diagramma di flusso</w:t>
      </w:r>
      <w:r>
        <w:rPr>
          <w:rFonts w:ascii="Calibri" w:hAnsi="Calibri" w:cs="Calibri"/>
          <w:sz w:val="22"/>
          <w:szCs w:val="22"/>
        </w:rPr>
        <w:t xml:space="preserve">: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1071"/>
        <w:pBdr/>
        <w:tabs>
          <w:tab w:val="left" w:leader="none" w:pos="0"/>
        </w:tabs>
        <w:spacing/>
        <w:ind w:left="-284"/>
        <w:jc w:val="center"/>
        <w:rPr>
          <w:rFonts w:ascii="Calibri" w:hAnsi="Calibri" w:cs="Calibri"/>
        </w:rPr>
      </w:pPr>
      <w:r/>
      <w:bookmarkStart w:id="0" w:name="_1037433979"/>
      <w:r/>
      <w:bookmarkEnd w:id="0"/>
      <w:r/>
      <w:bookmarkStart w:id="1" w:name="_1037434239"/>
      <w:r/>
      <w:bookmarkEnd w:id="1"/>
      <w:r/>
      <w:bookmarkStart w:id="2" w:name="_1037629565"/>
      <w:r/>
      <w:bookmarkEnd w:id="2"/>
      <w:r/>
      <w:bookmarkStart w:id="3" w:name="_1037629629"/>
      <w:r/>
      <w:bookmarkEnd w:id="3"/>
      <w:r>
        <w:rPr>
          <w:rFonts w:ascii="Calibri" w:hAnsi="Calibri" w:cs="Calibri"/>
        </w:rPr>
        <w:object w:dxaOrig="8658" w:dyaOrig="110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0" o:spid="_x0000_s0" type="#_x0000_t75" style="width:432.90pt;height:554.90pt;mso-wrap-distance-left:0.00pt;mso-wrap-distance-top:0.00pt;mso-wrap-distance-right:0.00pt;mso-wrap-distance-bottom:0.00pt;z-index:1;" filled="f" stroked="false">
            <v:imagedata r:id="rId21" o:title=""/>
            <o:lock v:ext="edit" rotation="t"/>
          </v:shape>
          <o:OLEObject DrawAspect="Content" r:id="rId22" ObjectID="_1525040" ProgID="Word.Picture.8" ShapeID="_x0000_i0" Type="Embed"/>
        </w:objec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1071"/>
        <w:pBdr/>
        <w:tabs>
          <w:tab w:val="left" w:leader="none" w:pos="0"/>
        </w:tabs>
        <w:spacing/>
        <w:ind w:left="-284"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1071"/>
        <w:pBdr/>
        <w:tabs>
          <w:tab w:val="left" w:leader="none" w:pos="0"/>
        </w:tabs>
        <w:spacing/>
        <w:ind w:left="-28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1071"/>
        <w:pBdr/>
        <w:tabs>
          <w:tab w:val="left" w:leader="none" w:pos="0"/>
        </w:tabs>
        <w:spacing w:line="276" w:lineRule="auto"/>
        <w:ind w:left="-28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6. ARCHIVIAZIONE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1071"/>
        <w:pBdr/>
        <w:tabs>
          <w:tab w:val="left" w:leader="none" w:pos="0"/>
        </w:tabs>
        <w:spacing w:line="276" w:lineRule="auto"/>
        <w:ind w:left="-284"/>
        <w:rPr>
          <w:rFonts w:ascii="Calibri" w:hAnsi="Calibri" w:cs="Calibri"/>
          <w:b w:val="0"/>
          <w:bCs w:val="0"/>
          <w:sz w:val="22"/>
          <w:szCs w:val="22"/>
        </w:rPr>
      </w:pPr>
      <w:r>
        <w:rPr>
          <w:rFonts w:ascii="Calibri" w:hAnsi="Calibri" w:cs="Calibri"/>
          <w:b w:val="0"/>
          <w:bCs w:val="0"/>
          <w:sz w:val="22"/>
          <w:szCs w:val="22"/>
        </w:rPr>
        <w:t xml:space="preserve">I rapporti </w:t>
      </w:r>
      <w:r>
        <w:rPr>
          <w:rFonts w:ascii="Calibri" w:hAnsi="Calibri" w:cs="Calibri"/>
          <w:b w:val="0"/>
          <w:bCs w:val="0"/>
          <w:sz w:val="22"/>
          <w:szCs w:val="22"/>
        </w:rPr>
        <w:t xml:space="preserve">di </w:t>
      </w:r>
      <w:r>
        <w:rPr>
          <w:rFonts w:ascii="Calibri" w:hAnsi="Calibri" w:cs="Calibri"/>
          <w:b w:val="0"/>
          <w:bCs w:val="0"/>
          <w:sz w:val="22"/>
          <w:szCs w:val="22"/>
        </w:rPr>
        <w:t xml:space="preserve">n</w:t>
      </w:r>
      <w:r>
        <w:rPr>
          <w:rFonts w:ascii="Calibri" w:hAnsi="Calibri" w:cs="Calibri"/>
          <w:b w:val="0"/>
          <w:bCs w:val="0"/>
          <w:sz w:val="22"/>
          <w:szCs w:val="22"/>
        </w:rPr>
        <w:t xml:space="preserve">on </w:t>
      </w:r>
      <w:r>
        <w:rPr>
          <w:rFonts w:ascii="Calibri" w:hAnsi="Calibri" w:cs="Calibri"/>
          <w:b w:val="0"/>
          <w:bCs w:val="0"/>
          <w:sz w:val="22"/>
          <w:szCs w:val="22"/>
        </w:rPr>
        <w:t xml:space="preserve">c</w:t>
      </w:r>
      <w:r>
        <w:rPr>
          <w:rFonts w:ascii="Calibri" w:hAnsi="Calibri" w:cs="Calibri"/>
          <w:b w:val="0"/>
          <w:bCs w:val="0"/>
          <w:sz w:val="22"/>
          <w:szCs w:val="22"/>
        </w:rPr>
        <w:t xml:space="preserve">on</w:t>
      </w:r>
      <w:r>
        <w:rPr>
          <w:rFonts w:ascii="Calibri" w:hAnsi="Calibri" w:cs="Calibri"/>
          <w:b w:val="0"/>
          <w:bCs w:val="0"/>
          <w:sz w:val="22"/>
          <w:szCs w:val="22"/>
        </w:rPr>
        <w:t xml:space="preserve">formità appartengono alla categoria dei Documenti di Registrazione della Qualità (V.P16.01). Esse sono conservate presso SAQ per 2 ann</w:t>
      </w:r>
      <w:r>
        <w:rPr>
          <w:rFonts w:ascii="Calibri" w:hAnsi="Calibri" w:cs="Calibri"/>
          <w:b w:val="0"/>
          <w:bCs w:val="0"/>
          <w:sz w:val="22"/>
          <w:szCs w:val="22"/>
        </w:rPr>
        <w:t xml:space="preserve">i.</w:t>
      </w:r>
      <w:r>
        <w:rPr>
          <w:rFonts w:ascii="Calibri" w:hAnsi="Calibri" w:cs="Calibri"/>
          <w:b w:val="0"/>
          <w:bCs w:val="0"/>
          <w:sz w:val="22"/>
          <w:szCs w:val="22"/>
        </w:rPr>
      </w:r>
    </w:p>
    <w:sectPr>
      <w:headerReference w:type="default" r:id="rId12"/>
      <w:headerReference w:type="even" r:id="rId13"/>
      <w:headerReference w:type="first" r:id="rId14"/>
      <w:footerReference w:type="default" r:id="rId18"/>
      <w:footerReference w:type="even" r:id="rId19"/>
      <w:footerReference w:type="first" r:id="rId20"/>
      <w:footnotePr>
        <w:pos w:val="beneathText"/>
      </w:footnotePr>
      <w:endnotePr/>
      <w:type w:val="nextPage"/>
      <w:pgSz w:h="16837" w:orient="portrait" w:w="11905"/>
      <w:pgMar w:top="1418" w:right="1418" w:bottom="851" w:left="1134" w:header="709" w:footer="567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Calibri">
    <w:panose1 w:val="020F0502020204030204"/>
  </w:font>
  <w:font w:name="Tahoma">
    <w:panose1 w:val="020B0604030504040204"/>
  </w:font>
  <w:font w:name="Arial Unicode MS">
    <w:panose1 w:val="020B0604020202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5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5"/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5"/>
      <w:pBdr/>
      <w:spacing/>
      <w:ind/>
      <w:rPr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9"/>
      <w:pBdr/>
      <w:spacing/>
      <w:ind/>
      <w:rPr/>
    </w:pPr>
    <w:r/>
    <w:r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10279" w:type="dxa"/>
      <w:tblCellMar>
        <w:left w:w="71" w:type="dxa"/>
        <w:top w:w="0" w:type="dxa"/>
        <w:right w:w="71" w:type="dxa"/>
        <w:bottom w:w="0" w:type="dxa"/>
      </w:tblCellMar>
      <w:tblBorders/>
      <w:tblLayout w:type="fixed"/>
      <w:tblLook w:val="04A0" w:firstRow="1" w:lastRow="0" w:firstColumn="1" w:lastColumn="0" w:noHBand="0" w:noVBand="1"/>
    </w:tblPr>
    <w:tblGrid>
      <w:gridCol w:w="2269"/>
      <w:gridCol w:w="4463"/>
      <w:gridCol w:w="3547"/>
    </w:tblGrid>
    <w:tr>
      <w:trPr/>
      <w:tc>
        <w:tcPr>
          <w:tcBorders>
            <w:top w:val="single" w:color="000000" w:sz="8" w:space="0"/>
            <w:left w:val="single" w:color="000000" w:sz="8" w:space="0"/>
            <w:bottom w:val="single" w:color="000000" w:sz="8" w:space="0"/>
          </w:tcBorders>
          <w:tcW w:w="2269" w:type="dxa"/>
          <w:vAlign w:val="center"/>
          <w:textDirection w:val="lrTb"/>
          <w:noWrap w:val="false"/>
        </w:tcPr>
        <w:p>
          <w:pPr>
            <w:pStyle w:val="1059"/>
            <w:pBdr/>
            <w:spacing w:after="0"/>
            <w:ind w:left="0"/>
            <w:jc w:val="center"/>
            <w:rPr>
              <w:rFonts w:ascii="Calibri" w:hAnsi="Calibri" w:cs="Calibri"/>
              <w:bCs/>
              <w:sz w:val="24"/>
              <w:szCs w:val="24"/>
              <w:lang w:val="de-DE"/>
            </w:rPr>
          </w:pPr>
          <w:r>
            <w:rPr>
              <w:rFonts w:ascii="Calibri" w:hAnsi="Calibri" w:cs="Calibri"/>
              <w:bCs/>
              <w:sz w:val="24"/>
              <w:szCs w:val="24"/>
              <w:lang w:val="de-DE"/>
            </w:rPr>
            <w:t xml:space="preserve">Agrumigel </w:t>
          </w:r>
          <w:r>
            <w:rPr>
              <w:rFonts w:ascii="Calibri" w:hAnsi="Calibri" w:cs="Calibri"/>
              <w:bCs/>
              <w:sz w:val="24"/>
              <w:szCs w:val="24"/>
              <w:lang w:val="de-DE"/>
            </w:rPr>
            <w:t xml:space="preserve">s.r.l.</w:t>
          </w:r>
          <w:r>
            <w:rPr>
              <w:rFonts w:ascii="Calibri" w:hAnsi="Calibri" w:cs="Calibri"/>
              <w:bCs/>
              <w:sz w:val="24"/>
              <w:szCs w:val="24"/>
              <w:lang w:val="de-DE"/>
            </w:rPr>
          </w:r>
          <w:r>
            <w:rPr>
              <w:rFonts w:ascii="Calibri" w:hAnsi="Calibri" w:cs="Calibri"/>
              <w:bCs/>
              <w:sz w:val="24"/>
              <w:szCs w:val="24"/>
              <w:lang w:val="de-DE"/>
            </w:rPr>
          </w:r>
        </w:p>
      </w:tc>
      <w:tc>
        <w:tcPr>
          <w:tcBorders>
            <w:top w:val="single" w:color="000000" w:sz="8" w:space="0"/>
            <w:left w:val="single" w:color="000000" w:sz="4" w:space="0"/>
            <w:bottom w:val="single" w:color="000000" w:sz="8" w:space="0"/>
          </w:tcBorders>
          <w:tcW w:w="4463" w:type="dxa"/>
          <w:vAlign w:val="center"/>
          <w:textDirection w:val="lrTb"/>
          <w:noWrap w:val="false"/>
        </w:tcPr>
        <w:p>
          <w:pPr>
            <w:pStyle w:val="1059"/>
            <w:pBdr/>
            <w:spacing w:after="0"/>
            <w:ind/>
            <w:jc w:val="center"/>
            <w:rPr>
              <w:rFonts w:ascii="Calibri" w:hAnsi="Calibri" w:cs="Calibri"/>
              <w:b/>
              <w:bCs/>
              <w:sz w:val="24"/>
              <w:szCs w:val="24"/>
            </w:rPr>
          </w:pPr>
          <w:r>
            <w:rPr>
              <w:rFonts w:ascii="Calibri" w:hAnsi="Calibri" w:cs="Calibri"/>
              <w:b/>
              <w:bCs/>
              <w:sz w:val="28"/>
              <w:szCs w:val="28"/>
            </w:rPr>
            <w:t xml:space="preserve">GESTIONE </w:t>
          </w:r>
          <w:del w:id="36" w:author="Massimo Parisi" w:date="2025-12-29T14:21:39Z" oouserid="ocxcoxtpen8o_Parisi"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delText xml:space="preserve">DEI PRODOTTI NON CONFORMI</w:delText>
            </w:r>
          </w:del>
          <w:ins w:id="37" w:author="Massimo Parisi" w:date="2025-12-29T14:21:41Z" oouserid="ocxcoxtpen8o_Parisi"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NON CONFORMITA’</w:t>
            </w:r>
          </w:ins>
          <w:r>
            <w:rPr>
              <w:rFonts w:ascii="Calibri" w:hAnsi="Calibri" w:cs="Calibri"/>
              <w:b/>
              <w:bCs/>
              <w:sz w:val="24"/>
              <w:szCs w:val="24"/>
            </w:rPr>
          </w:r>
          <w:r>
            <w:rPr>
              <w:rFonts w:ascii="Calibri" w:hAnsi="Calibri" w:cs="Calibri"/>
              <w:b/>
              <w:bCs/>
              <w:sz w:val="24"/>
              <w:szCs w:val="24"/>
            </w:rPr>
          </w:r>
        </w:p>
      </w:tc>
      <w:tc>
        <w:tcPr>
          <w:tcBorders>
            <w:top w:val="single" w:color="000000" w:sz="8" w:space="0"/>
            <w:left w:val="single" w:color="000000" w:sz="4" w:space="0"/>
            <w:bottom w:val="single" w:color="000000" w:sz="8" w:space="0"/>
            <w:right w:val="single" w:color="000000" w:sz="8" w:space="0"/>
          </w:tcBorders>
          <w:tcW w:w="3547" w:type="dxa"/>
          <w:vAlign w:val="center"/>
          <w:textDirection w:val="lrTb"/>
          <w:noWrap w:val="false"/>
        </w:tcPr>
        <w:p>
          <w:pPr>
            <w:pStyle w:val="1059"/>
            <w:pBdr/>
            <w:spacing w:after="60"/>
            <w:ind w:right="-143" w:left="0"/>
            <w:rPr>
              <w:rFonts w:ascii="Calibri" w:hAnsi="Calibri" w:cs="Calibri"/>
              <w:b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Cod.</w:t>
          </w:r>
          <w:r>
            <w:rPr>
              <w:rFonts w:ascii="Calibri" w:hAnsi="Calibri" w:cs="Calibri"/>
              <w:sz w:val="18"/>
            </w:rPr>
            <w:t xml:space="preserve">:</w:t>
          </w:r>
          <w:r>
            <w:rPr>
              <w:rFonts w:ascii="Calibri" w:hAnsi="Calibri" w:cs="Calibri"/>
              <w:sz w:val="18"/>
            </w:rPr>
            <w:t xml:space="preserve"> </w:t>
          </w:r>
          <w:r>
            <w:rPr>
              <w:rFonts w:ascii="Calibri" w:hAnsi="Calibri" w:cs="Calibri"/>
              <w:b/>
              <w:bCs/>
              <w:sz w:val="18"/>
            </w:rPr>
            <w:t xml:space="preserve">P</w:t>
          </w:r>
          <w:r>
            <w:rPr>
              <w:rFonts w:ascii="Calibri" w:hAnsi="Calibri" w:cs="Calibri"/>
              <w:b/>
              <w:bCs/>
              <w:sz w:val="18"/>
            </w:rPr>
            <w:t xml:space="preserve"> </w:t>
          </w:r>
          <w:r>
            <w:rPr>
              <w:rFonts w:ascii="Calibri" w:hAnsi="Calibri" w:cs="Calibri"/>
              <w:b/>
              <w:bCs/>
              <w:sz w:val="18"/>
            </w:rPr>
            <w:t xml:space="preserve">1</w:t>
          </w:r>
          <w:r>
            <w:rPr>
              <w:rFonts w:ascii="Calibri" w:hAnsi="Calibri" w:cs="Calibri"/>
              <w:b/>
              <w:bCs/>
              <w:sz w:val="18"/>
            </w:rPr>
            <w:t xml:space="preserve">3</w:t>
          </w:r>
          <w:r>
            <w:rPr>
              <w:rFonts w:ascii="Calibri" w:hAnsi="Calibri" w:cs="Calibri"/>
              <w:b/>
              <w:bCs/>
              <w:sz w:val="18"/>
            </w:rPr>
            <w:t xml:space="preserve">.</w:t>
          </w:r>
          <w:r>
            <w:rPr>
              <w:rFonts w:ascii="Calibri" w:hAnsi="Calibri" w:cs="Calibri"/>
              <w:b/>
              <w:bCs/>
              <w:sz w:val="18"/>
            </w:rPr>
            <w:t xml:space="preserve">0</w:t>
          </w:r>
          <w:r>
            <w:rPr>
              <w:rFonts w:ascii="Calibri" w:hAnsi="Calibri" w:cs="Calibri"/>
              <w:b/>
              <w:bCs/>
              <w:sz w:val="18"/>
            </w:rPr>
            <w:t xml:space="preserve">1</w:t>
          </w:r>
          <w:r>
            <w:rPr>
              <w:rFonts w:ascii="Calibri" w:hAnsi="Calibri" w:cs="Calibri"/>
              <w:color w:val="ff0000"/>
              <w:spacing w:val="-4"/>
              <w:sz w:val="18"/>
              <w:szCs w:val="18"/>
            </w:rPr>
            <w:t xml:space="preserve">  </w:t>
          </w:r>
          <w:r>
            <w:rPr>
              <w:rFonts w:ascii="Calibri" w:hAnsi="Calibri" w:cs="Calibri"/>
              <w:b/>
              <w:sz w:val="18"/>
              <w:szCs w:val="18"/>
            </w:rPr>
          </w:r>
          <w:r>
            <w:rPr>
              <w:rFonts w:ascii="Calibri" w:hAnsi="Calibri" w:cs="Calibri"/>
              <w:b/>
              <w:sz w:val="18"/>
              <w:szCs w:val="18"/>
            </w:rPr>
          </w:r>
          <w:r>
            <w:rPr>
              <w:rFonts w:ascii="Calibri" w:hAnsi="Calibri" w:cs="Calibri"/>
              <w:sz w:val="18"/>
            </w:rPr>
            <w:t xml:space="preserve">Rev.</w:t>
          </w:r>
          <w:r>
            <w:rPr>
              <w:rFonts w:ascii="Calibri" w:hAnsi="Calibri" w:cs="Calibri"/>
              <w:sz w:val="18"/>
            </w:rPr>
            <w:t xml:space="preserve">:</w:t>
          </w:r>
          <w:r>
            <w:rPr>
              <w:rFonts w:ascii="Calibri" w:hAnsi="Calibri" w:cs="Calibri"/>
              <w:sz w:val="18"/>
            </w:rPr>
            <w:t xml:space="preserve"> </w:t>
          </w:r>
          <w:r>
            <w:rPr>
              <w:rFonts w:ascii="Calibri" w:hAnsi="Calibri" w:cs="Calibri"/>
              <w:sz w:val="18"/>
              <w:szCs w:val="18"/>
            </w:rPr>
            <w:t xml:space="preserve">0</w:t>
          </w:r>
          <w:r>
            <w:rPr>
              <w:rFonts w:ascii="Calibri" w:hAnsi="Calibri" w:cs="Calibri"/>
              <w:sz w:val="18"/>
              <w:szCs w:val="18"/>
            </w:rPr>
            <w:t xml:space="preserve">5 - </w:t>
          </w:r>
          <w:r>
            <w:rPr>
              <w:rFonts w:ascii="Calibri" w:hAnsi="Calibri" w:cs="Calibri"/>
              <w:b/>
              <w:sz w:val="18"/>
            </w:rPr>
          </w:r>
          <w:r>
            <w:rPr>
              <w:rFonts w:ascii="Calibri" w:hAnsi="Calibri" w:cs="Calibri"/>
              <w:b/>
              <w:sz w:val="18"/>
            </w:rPr>
          </w:r>
          <w:r>
            <w:rPr>
              <w:rFonts w:ascii="Calibri" w:hAnsi="Calibri" w:cs="Calibri"/>
              <w:b/>
              <w:sz w:val="18"/>
              <w:szCs w:val="18"/>
            </w:rPr>
          </w:r>
          <w:r>
            <w:rPr>
              <w:rFonts w:ascii="Calibri" w:hAnsi="Calibri" w:cs="Calibri"/>
              <w:sz w:val="18"/>
            </w:rPr>
            <w:t xml:space="preserve">Data </w:t>
          </w:r>
          <w:r>
            <w:rPr>
              <w:rFonts w:ascii="Calibri" w:hAnsi="Calibri" w:cs="Calibri"/>
              <w:sz w:val="18"/>
            </w:rPr>
            <w:t xml:space="preserve">12.12.2025</w:t>
          </w:r>
          <w:r>
            <w:rPr>
              <w:rFonts w:ascii="Calibri" w:hAnsi="Calibri" w:cs="Calibri"/>
              <w:color w:val="ff0000"/>
              <w:sz w:val="18"/>
              <w:szCs w:val="18"/>
            </w:rPr>
          </w:r>
          <w:r>
            <w:rPr>
              <w:rFonts w:ascii="Calibri" w:hAnsi="Calibri" w:cs="Calibri"/>
              <w:color w:val="ff0000"/>
              <w:sz w:val="18"/>
              <w:szCs w:val="18"/>
            </w:rPr>
          </w:r>
          <w:r>
            <w:rPr>
              <w:rFonts w:ascii="Calibri" w:hAnsi="Calibri" w:cs="Calibri"/>
              <w:b/>
              <w:sz w:val="18"/>
              <w:szCs w:val="18"/>
            </w:rPr>
          </w:r>
        </w:p>
        <w:p>
          <w:pPr>
            <w:pStyle w:val="1059"/>
            <w:pBdr/>
            <w:spacing w:after="60"/>
            <w:ind w:right="-143" w:left="0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Emesso da:</w:t>
          </w:r>
          <w:r>
            <w:rPr>
              <w:rFonts w:ascii="Calibri" w:hAnsi="Calibri" w:cs="Calibri"/>
              <w:sz w:val="18"/>
            </w:rPr>
            <w:t xml:space="preserve"> TEAM</w:t>
          </w:r>
          <w:r>
            <w:rPr>
              <w:rFonts w:ascii="Calibri" w:hAnsi="Calibri" w:cs="Calibri"/>
              <w:sz w:val="18"/>
            </w:rPr>
            <w:t xml:space="preserve"> HACCP</w:t>
          </w:r>
          <w:r>
            <w:rPr>
              <w:rFonts w:ascii="Calibri" w:hAnsi="Calibri" w:cs="Calibri"/>
              <w:sz w:val="18"/>
            </w:rPr>
          </w:r>
        </w:p>
        <w:p>
          <w:pPr>
            <w:pStyle w:val="1059"/>
            <w:pBdr/>
            <w:spacing w:after="60"/>
            <w:ind w:right="-143" w:left="0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Approvato da:</w:t>
          </w:r>
          <w:r>
            <w:rPr>
              <w:rFonts w:ascii="Calibri" w:hAnsi="Calibri" w:cs="Calibri"/>
              <w:sz w:val="18"/>
            </w:rPr>
            <w:t xml:space="preserve"> DIREZIONE </w:t>
          </w:r>
          <w:r>
            <w:rPr>
              <w:rFonts w:ascii="Calibri" w:hAnsi="Calibri" w:cs="Calibri"/>
              <w:sz w:val="18"/>
            </w:rPr>
          </w:r>
        </w:p>
        <w:p>
          <w:pPr>
            <w:pStyle w:val="1059"/>
            <w:pBdr/>
            <w:spacing w:after="60"/>
            <w:ind w:right="-143" w:left="0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Motivo revisione:</w:t>
          </w:r>
          <w:r>
            <w:rPr>
              <w:rFonts w:ascii="Calibri" w:hAnsi="Calibri" w:cs="Calibri"/>
              <w:sz w:val="18"/>
            </w:rPr>
            <w:t xml:space="preserve"> </w:t>
          </w:r>
          <w:r>
            <w:rPr>
              <w:rFonts w:ascii="Calibri" w:hAnsi="Calibri" w:cs="Calibri"/>
              <w:sz w:val="18"/>
            </w:rPr>
            <w:t xml:space="preserve">Consapevolezza del personale </w:t>
          </w:r>
          <w:r>
            <w:rPr>
              <w:rFonts w:ascii="Calibri" w:hAnsi="Calibri" w:cs="Calibri"/>
              <w:sz w:val="18"/>
            </w:rPr>
          </w:r>
          <w:r>
            <w:rPr>
              <w:rFonts w:ascii="Calibri" w:hAnsi="Calibri" w:cs="Calibri"/>
              <w:sz w:val="18"/>
            </w:rPr>
          </w:r>
        </w:p>
        <w:p>
          <w:pPr>
            <w:pStyle w:val="1059"/>
            <w:pBdr/>
            <w:spacing w:after="0"/>
            <w:ind w:left="0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Pag.</w:t>
          </w:r>
          <w:r>
            <w:rPr>
              <w:rFonts w:ascii="Calibri" w:hAnsi="Calibri" w:cs="Calibri"/>
              <w:sz w:val="18"/>
            </w:rPr>
            <w:t xml:space="preserve"> </w:t>
          </w:r>
          <w:r>
            <w:rPr>
              <w:rStyle w:val="1064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1064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1064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1064"/>
              <w:rFonts w:ascii="Calibri" w:hAnsi="Calibri" w:cs="Calibri"/>
              <w:b/>
              <w:sz w:val="18"/>
            </w:rPr>
            <w:t xml:space="preserve">1</w:t>
          </w:r>
          <w:r>
            <w:rPr>
              <w:rStyle w:val="1064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1064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1064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1064"/>
              <w:rFonts w:ascii="Calibri" w:hAnsi="Calibri" w:cs="Calibri"/>
              <w:b/>
              <w:sz w:val="18"/>
            </w:rPr>
            <w:instrText xml:space="preserve"> NUMPAGES   \* MERGEFORMAT </w:instrText>
          </w:r>
          <w:r>
            <w:rPr>
              <w:rStyle w:val="1064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1064"/>
              <w:rFonts w:ascii="Calibri" w:hAnsi="Calibri" w:cs="Calibri"/>
              <w:b/>
              <w:sz w:val="18"/>
            </w:rPr>
            <w:t xml:space="preserve">2</w:t>
          </w:r>
          <w:r>
            <w:rPr>
              <w:rStyle w:val="1064"/>
              <w:rFonts w:ascii="Calibri" w:hAnsi="Calibri" w:cs="Calibri"/>
              <w:b/>
              <w:sz w:val="18"/>
            </w:rPr>
            <w:fldChar w:fldCharType="end"/>
          </w:r>
          <w:r>
            <w:rPr>
              <w:rFonts w:ascii="Calibri" w:hAnsi="Calibri" w:cs="Calibri"/>
              <w:bCs/>
              <w:sz w:val="24"/>
              <w:szCs w:val="24"/>
            </w:rPr>
          </w:r>
          <w:r>
            <w:rPr>
              <w:rFonts w:ascii="Calibri" w:hAnsi="Calibri" w:cs="Calibri"/>
              <w:bCs/>
              <w:sz w:val="24"/>
              <w:szCs w:val="24"/>
            </w:rPr>
          </w:r>
        </w:p>
      </w:tc>
    </w:tr>
  </w:tbl>
  <w:p>
    <w:pPr>
      <w:pStyle w:val="1076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6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6"/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355" w:type="dxa"/>
      <w:tblW w:w="10243" w:type="dxa"/>
      <w:tblCellMar>
        <w:left w:w="71" w:type="dxa"/>
        <w:top w:w="0" w:type="dxa"/>
        <w:right w:w="71" w:type="dxa"/>
        <w:bottom w:w="0" w:type="dxa"/>
      </w:tblCellMar>
      <w:tblBorders/>
      <w:tblLayout w:type="fixed"/>
      <w:tblLook w:val="04A0" w:firstRow="1" w:lastRow="0" w:firstColumn="1" w:lastColumn="0" w:noHBand="0" w:noVBand="1"/>
    </w:tblPr>
    <w:tblGrid>
      <w:gridCol w:w="2309"/>
      <w:gridCol w:w="6348"/>
      <w:gridCol w:w="1586"/>
    </w:tblGrid>
    <w:tr>
      <w:trPr>
        <w:trHeight w:val="988"/>
      </w:trPr>
      <w:tc>
        <w:tcPr>
          <w:tcBorders>
            <w:top w:val="single" w:color="000000" w:sz="8" w:space="0"/>
            <w:left w:val="single" w:color="000000" w:sz="8" w:space="0"/>
            <w:bottom w:val="single" w:color="000000" w:sz="8" w:space="0"/>
          </w:tcBorders>
          <w:tcW w:w="2309" w:type="dxa"/>
          <w:vAlign w:val="center"/>
          <w:textDirection w:val="lrTb"/>
          <w:noWrap w:val="false"/>
        </w:tcPr>
        <w:p>
          <w:pPr>
            <w:pStyle w:val="1059"/>
            <w:pBdr/>
            <w:spacing w:after="0"/>
            <w:ind w:left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 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Agrumigel 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s.r.l.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</w:r>
          <w:r>
            <w:rPr>
              <w:rFonts w:ascii="Verdana" w:hAnsi="Verdana"/>
              <w:bCs/>
              <w:sz w:val="24"/>
              <w:szCs w:val="24"/>
              <w:lang w:val="de-DE"/>
            </w:rPr>
          </w:r>
        </w:p>
      </w:tc>
      <w:tc>
        <w:tcPr>
          <w:tcBorders>
            <w:top w:val="single" w:color="000000" w:sz="8" w:space="0"/>
            <w:left w:val="single" w:color="000000" w:sz="4" w:space="0"/>
            <w:bottom w:val="single" w:color="000000" w:sz="8" w:space="0"/>
          </w:tcBorders>
          <w:tcW w:w="6348" w:type="dxa"/>
          <w:vAlign w:val="center"/>
          <w:textDirection w:val="lrTb"/>
          <w:noWrap w:val="false"/>
        </w:tcPr>
        <w:p>
          <w:pPr>
            <w:pStyle w:val="1059"/>
            <w:pBdr/>
            <w:spacing w:after="0"/>
            <w:ind/>
            <w:jc w:val="center"/>
            <w:rPr>
              <w:rFonts w:ascii="Verdana" w:hAnsi="Verdana"/>
              <w:b/>
              <w:bCs/>
              <w:sz w:val="24"/>
              <w:szCs w:val="24"/>
            </w:rPr>
          </w:pPr>
          <w:r>
            <w:rPr>
              <w:rFonts w:ascii="Verdana" w:hAnsi="Verdana"/>
              <w:b/>
              <w:bCs/>
              <w:sz w:val="24"/>
              <w:szCs w:val="24"/>
            </w:rPr>
            <w:t xml:space="preserve">GESTIONE DEI PRODOTTI NON CONFOR</w:t>
          </w:r>
          <w:r>
            <w:rPr>
              <w:rFonts w:ascii="Verdana" w:hAnsi="Verdana"/>
              <w:b/>
              <w:bCs/>
              <w:sz w:val="24"/>
              <w:szCs w:val="24"/>
            </w:rPr>
            <w:t xml:space="preserve">M</w:t>
          </w:r>
          <w:r>
            <w:rPr>
              <w:rFonts w:ascii="Verdana" w:hAnsi="Verdana"/>
              <w:b/>
              <w:bCs/>
              <w:sz w:val="24"/>
              <w:szCs w:val="24"/>
            </w:rPr>
            <w:t xml:space="preserve">I</w:t>
          </w:r>
          <w:r>
            <w:rPr>
              <w:rFonts w:ascii="Verdana" w:hAnsi="Verdana"/>
              <w:b/>
              <w:bCs/>
              <w:sz w:val="24"/>
              <w:szCs w:val="24"/>
            </w:rPr>
          </w:r>
        </w:p>
      </w:tc>
      <w:tc>
        <w:tcPr>
          <w:tcBorders>
            <w:top w:val="single" w:color="000000" w:sz="8" w:space="0"/>
            <w:left w:val="single" w:color="000000" w:sz="4" w:space="0"/>
            <w:bottom w:val="single" w:color="000000" w:sz="8" w:space="0"/>
            <w:right w:val="single" w:color="000000" w:sz="8" w:space="0"/>
          </w:tcBorders>
          <w:tcW w:w="1586" w:type="dxa"/>
          <w:vAlign w:val="center"/>
          <w:textDirection w:val="lrTb"/>
          <w:noWrap w:val="false"/>
        </w:tcPr>
        <w:p>
          <w:pPr>
            <w:pStyle w:val="1059"/>
            <w:pBdr/>
            <w:spacing w:after="0"/>
            <w:ind/>
            <w:rPr>
              <w:rFonts w:ascii="Verdana" w:hAnsi="Verdana"/>
              <w:bCs/>
              <w:sz w:val="24"/>
              <w:szCs w:val="24"/>
            </w:rPr>
          </w:pPr>
          <w:r>
            <w:rPr>
              <w:rFonts w:ascii="Verdana" w:hAnsi="Verdana"/>
              <w:bCs/>
              <w:sz w:val="24"/>
              <w:szCs w:val="24"/>
            </w:rPr>
          </w:r>
          <w:r>
            <w:rPr>
              <w:rFonts w:ascii="Verdana" w:hAnsi="Verdana"/>
              <w:bCs/>
              <w:sz w:val="24"/>
              <w:szCs w:val="24"/>
            </w:rPr>
          </w:r>
        </w:p>
        <w:p>
          <w:pPr>
            <w:pStyle w:val="1059"/>
            <w:pBdr/>
            <w:spacing w:after="0"/>
            <w:ind/>
            <w:rPr>
              <w:rFonts w:ascii="Verdana" w:hAnsi="Verdana"/>
              <w:bCs/>
              <w:sz w:val="24"/>
              <w:szCs w:val="24"/>
            </w:rPr>
          </w:pPr>
          <w:r>
            <w:rPr>
              <w:rFonts w:ascii="Verdana" w:hAnsi="Verdana"/>
              <w:bCs/>
              <w:sz w:val="24"/>
              <w:szCs w:val="24"/>
            </w:rPr>
            <w:t xml:space="preserve">P</w:t>
          </w:r>
          <w:r>
            <w:rPr>
              <w:rFonts w:ascii="Verdana" w:hAnsi="Verdana"/>
              <w:bCs/>
              <w:sz w:val="24"/>
              <w:szCs w:val="24"/>
            </w:rPr>
            <w:t xml:space="preserve">.</w:t>
          </w:r>
          <w:r>
            <w:rPr>
              <w:rFonts w:ascii="Verdana" w:hAnsi="Verdana"/>
              <w:bCs/>
              <w:sz w:val="24"/>
              <w:szCs w:val="24"/>
            </w:rPr>
            <w:t xml:space="preserve">13.01</w:t>
          </w:r>
          <w:r>
            <w:rPr>
              <w:rFonts w:ascii="Verdana" w:hAnsi="Verdana"/>
              <w:bCs/>
              <w:sz w:val="24"/>
              <w:szCs w:val="24"/>
            </w:rPr>
          </w:r>
          <w:r>
            <w:rPr>
              <w:rFonts w:ascii="Verdana" w:hAnsi="Verdana"/>
              <w:bCs/>
              <w:sz w:val="24"/>
              <w:szCs w:val="24"/>
            </w:rPr>
          </w:r>
        </w:p>
        <w:p>
          <w:pPr>
            <w:pStyle w:val="1059"/>
            <w:pBdr/>
            <w:spacing w:after="0"/>
            <w:ind w:left="0"/>
            <w:rPr>
              <w:rFonts w:ascii="Verdana" w:hAnsi="Verdana"/>
              <w:sz w:val="24"/>
              <w:szCs w:val="24"/>
            </w:rPr>
          </w:pPr>
          <w:r>
            <w:rPr>
              <w:rFonts w:ascii="Verdana" w:hAnsi="Verdana"/>
              <w:sz w:val="24"/>
              <w:szCs w:val="24"/>
            </w:rPr>
          </w:r>
          <w:r>
            <w:rPr>
              <w:rFonts w:ascii="Verdana" w:hAnsi="Verdana"/>
              <w:sz w:val="24"/>
              <w:szCs w:val="24"/>
            </w:rPr>
          </w:r>
        </w:p>
      </w:tc>
    </w:tr>
  </w:tbl>
  <w:p>
    <w:pPr>
      <w:pStyle w:val="1076"/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9"/>
      <w:pBdr/>
      <w:spacing/>
      <w:ind/>
      <w:rPr/>
    </w:pPr>
    <w:r/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pStyle w:val="1073"/>
      <w:rPr/>
      <w:start w:val="1"/>
      <w:suff w:val="nothing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">
    <w:lvl w:ilvl="0">
      <w:isLgl w:val="false"/>
      <w:lvlJc w:val="left"/>
      <w:lvlText/>
      <w:numFmt w:val="decimal"/>
      <w:pPr>
        <w:pBdr/>
        <w:tabs>
          <w:tab w:val="num" w:leader="none" w:pos="432"/>
        </w:tabs>
        <w:spacing/>
        <w:ind w:hanging="432" w:left="432"/>
      </w:pPr>
      <w:rPr/>
      <w:start w:val="1"/>
      <w:suff w:val="tab"/>
    </w:lvl>
    <w:lvl w:ilvl="1">
      <w:isLgl w:val="false"/>
      <w:lvlJc w:val="left"/>
      <w:lvlText/>
      <w:numFmt w:val="decimal"/>
      <w:pPr>
        <w:pBdr/>
        <w:tabs>
          <w:tab w:val="num" w:leader="none" w:pos="576"/>
        </w:tabs>
        <w:spacing/>
        <w:ind w:hanging="576" w:left="576"/>
      </w:pPr>
      <w:rPr/>
      <w:start w:val="1"/>
      <w:suff w:val="tab"/>
    </w:lvl>
    <w:lvl w:ilvl="2">
      <w:isLgl w:val="false"/>
      <w:lvlJc w:val="left"/>
      <w:lvlText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/>
      <w:numFmt w:val="decimal"/>
      <w:pPr>
        <w:pBdr/>
        <w:tabs>
          <w:tab w:val="num" w:leader="none" w:pos="864"/>
        </w:tabs>
        <w:spacing/>
        <w:ind w:hanging="864" w:left="864"/>
      </w:pPr>
      <w:rPr/>
      <w:start w:val="1"/>
      <w:suff w:val="tab"/>
    </w:lvl>
    <w:lvl w:ilvl="4">
      <w:isLgl w:val="false"/>
      <w:lvlJc w:val="left"/>
      <w:lvlText/>
      <w:numFmt w:val="decimal"/>
      <w:pPr>
        <w:pBdr/>
        <w:tabs>
          <w:tab w:val="num" w:leader="none" w:pos="1008"/>
        </w:tabs>
        <w:spacing/>
        <w:ind w:hanging="1008" w:left="1008"/>
      </w:pPr>
      <w:rPr/>
      <w:start w:val="1"/>
      <w:suff w:val="tab"/>
    </w:lvl>
    <w:lvl w:ilvl="5">
      <w:isLgl w:val="false"/>
      <w:lvlJc w:val="left"/>
      <w:lvlText/>
      <w:numFmt w:val="decimal"/>
      <w:pPr>
        <w:pBdr/>
        <w:tabs>
          <w:tab w:val="num" w:leader="none" w:pos="1152"/>
        </w:tabs>
        <w:spacing/>
        <w:ind w:hanging="1152" w:left="1152"/>
      </w:pPr>
      <w:rPr/>
      <w:start w:val="1"/>
      <w:suff w:val="tab"/>
    </w:lvl>
    <w:lvl w:ilvl="6">
      <w:isLgl w:val="false"/>
      <w:lvlJc w:val="left"/>
      <w:lvlText/>
      <w:numFmt w:val="decimal"/>
      <w:pPr>
        <w:pBdr/>
        <w:tabs>
          <w:tab w:val="num" w:leader="none" w:pos="1296"/>
        </w:tabs>
        <w:spacing/>
        <w:ind w:hanging="1296" w:left="1296"/>
      </w:pPr>
      <w:rPr/>
      <w:start w:val="1"/>
      <w:suff w:val="tab"/>
    </w:lvl>
    <w:lvl w:ilvl="7">
      <w:isLgl w:val="false"/>
      <w:lvlJc w:val="left"/>
      <w:lvlText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/>
      <w:numFmt w:val="decimal"/>
      <w:pPr>
        <w:pBdr/>
        <w:tabs>
          <w:tab w:val="num" w:leader="none" w:pos="1584"/>
        </w:tabs>
        <w:spacing/>
        <w:ind w:hanging="1584" w:left="1584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1059"/>
    <w:next w:val="1059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1059"/>
    <w:next w:val="1059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1059"/>
    <w:next w:val="105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1059"/>
    <w:next w:val="1059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1059"/>
    <w:next w:val="105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1059"/>
    <w:next w:val="1059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1059"/>
    <w:next w:val="105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1059"/>
    <w:next w:val="105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1059"/>
    <w:next w:val="105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1059"/>
    <w:next w:val="1059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1059"/>
    <w:next w:val="1059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1059"/>
    <w:next w:val="105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1059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1059"/>
    <w:next w:val="105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1059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1059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1059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1059"/>
    <w:next w:val="105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105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105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1059"/>
    <w:next w:val="1059"/>
    <w:uiPriority w:val="39"/>
    <w:unhideWhenUsed/>
    <w:pPr>
      <w:pBdr/>
      <w:spacing w:after="100"/>
      <w:ind/>
    </w:pPr>
  </w:style>
  <w:style w:type="paragraph" w:styleId="189">
    <w:name w:val="toc 2"/>
    <w:basedOn w:val="1059"/>
    <w:next w:val="1059"/>
    <w:uiPriority w:val="39"/>
    <w:unhideWhenUsed/>
    <w:pPr>
      <w:pBdr/>
      <w:spacing w:after="100"/>
      <w:ind w:left="220"/>
    </w:pPr>
  </w:style>
  <w:style w:type="paragraph" w:styleId="190">
    <w:name w:val="toc 3"/>
    <w:basedOn w:val="1059"/>
    <w:next w:val="1059"/>
    <w:uiPriority w:val="39"/>
    <w:unhideWhenUsed/>
    <w:pPr>
      <w:pBdr/>
      <w:spacing w:after="100"/>
      <w:ind w:left="440"/>
    </w:pPr>
  </w:style>
  <w:style w:type="paragraph" w:styleId="191">
    <w:name w:val="toc 4"/>
    <w:basedOn w:val="1059"/>
    <w:next w:val="1059"/>
    <w:uiPriority w:val="39"/>
    <w:unhideWhenUsed/>
    <w:pPr>
      <w:pBdr/>
      <w:spacing w:after="100"/>
      <w:ind w:left="660"/>
    </w:pPr>
  </w:style>
  <w:style w:type="paragraph" w:styleId="192">
    <w:name w:val="toc 5"/>
    <w:basedOn w:val="1059"/>
    <w:next w:val="1059"/>
    <w:uiPriority w:val="39"/>
    <w:unhideWhenUsed/>
    <w:pPr>
      <w:pBdr/>
      <w:spacing w:after="100"/>
      <w:ind w:left="880"/>
    </w:pPr>
  </w:style>
  <w:style w:type="paragraph" w:styleId="193">
    <w:name w:val="toc 6"/>
    <w:basedOn w:val="1059"/>
    <w:next w:val="1059"/>
    <w:uiPriority w:val="39"/>
    <w:unhideWhenUsed/>
    <w:pPr>
      <w:pBdr/>
      <w:spacing w:after="100"/>
      <w:ind w:left="1100"/>
    </w:pPr>
  </w:style>
  <w:style w:type="paragraph" w:styleId="194">
    <w:name w:val="toc 7"/>
    <w:basedOn w:val="1059"/>
    <w:next w:val="1059"/>
    <w:uiPriority w:val="39"/>
    <w:unhideWhenUsed/>
    <w:pPr>
      <w:pBdr/>
      <w:spacing w:after="100"/>
      <w:ind w:left="1320"/>
    </w:pPr>
  </w:style>
  <w:style w:type="paragraph" w:styleId="195">
    <w:name w:val="toc 8"/>
    <w:basedOn w:val="1059"/>
    <w:next w:val="1059"/>
    <w:uiPriority w:val="39"/>
    <w:unhideWhenUsed/>
    <w:pPr>
      <w:pBdr/>
      <w:spacing w:after="100"/>
      <w:ind w:left="1540"/>
    </w:pPr>
  </w:style>
  <w:style w:type="paragraph" w:styleId="196">
    <w:name w:val="toc 9"/>
    <w:basedOn w:val="1059"/>
    <w:next w:val="1059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1059"/>
    <w:next w:val="1059"/>
    <w:uiPriority w:val="99"/>
    <w:unhideWhenUsed/>
    <w:pPr>
      <w:pBdr/>
      <w:spacing w:after="0" w:afterAutospacing="0"/>
      <w:ind/>
    </w:pPr>
  </w:style>
  <w:style w:type="paragraph" w:styleId="1059" w:default="1">
    <w:name w:val="Normal"/>
    <w:next w:val="1059"/>
    <w:link w:val="1059"/>
    <w:qFormat/>
    <w:pPr>
      <w:pBdr/>
      <w:spacing w:after="120"/>
      <w:ind w:left="284"/>
    </w:pPr>
    <w:rPr>
      <w:lang w:val="it-IT" w:eastAsia="ar-SA" w:bidi="ar-SA"/>
    </w:rPr>
  </w:style>
  <w:style w:type="character" w:styleId="1060">
    <w:name w:val="Car. predefinito paragrafo"/>
    <w:next w:val="1060"/>
    <w:link w:val="1059"/>
    <w:semiHidden/>
    <w:pPr>
      <w:pBdr/>
      <w:spacing/>
      <w:ind/>
    </w:pPr>
  </w:style>
  <w:style w:type="table" w:styleId="1061">
    <w:name w:val="Tabella normale"/>
    <w:next w:val="1061"/>
    <w:link w:val="1059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62">
    <w:name w:val="Nessun elenco"/>
    <w:next w:val="1062"/>
    <w:link w:val="1059"/>
    <w:semiHidden/>
    <w:pPr>
      <w:pBdr/>
      <w:spacing/>
      <w:ind/>
    </w:pPr>
  </w:style>
  <w:style w:type="character" w:styleId="1063">
    <w:name w:val="Carattere predefinito paragrafo"/>
    <w:next w:val="1063"/>
    <w:link w:val="1059"/>
    <w:pPr>
      <w:pBdr/>
      <w:spacing/>
      <w:ind/>
    </w:pPr>
  </w:style>
  <w:style w:type="character" w:styleId="1064">
    <w:name w:val="Numero pagina"/>
    <w:basedOn w:val="1063"/>
    <w:next w:val="1064"/>
    <w:link w:val="1059"/>
    <w:pPr>
      <w:pBdr/>
      <w:spacing/>
      <w:ind/>
    </w:pPr>
  </w:style>
  <w:style w:type="paragraph" w:styleId="1065">
    <w:name w:val="Intestazione1"/>
    <w:basedOn w:val="1059"/>
    <w:next w:val="1066"/>
    <w:link w:val="1059"/>
    <w:pPr>
      <w:keepNext w:val="true"/>
      <w:pBdr/>
      <w:spacing w:after="120" w:before="240"/>
      <w:ind/>
    </w:pPr>
    <w:rPr>
      <w:rFonts w:ascii="Arial" w:hAnsi="Arial" w:eastAsia="Arial Unicode MS" w:cs="Tahoma"/>
      <w:sz w:val="28"/>
      <w:szCs w:val="28"/>
    </w:rPr>
  </w:style>
  <w:style w:type="paragraph" w:styleId="1066">
    <w:name w:val="Corpo del testo"/>
    <w:basedOn w:val="1059"/>
    <w:next w:val="1066"/>
    <w:link w:val="1059"/>
    <w:pPr>
      <w:pBdr/>
      <w:spacing w:after="120" w:before="0"/>
      <w:ind/>
    </w:pPr>
  </w:style>
  <w:style w:type="paragraph" w:styleId="1067">
    <w:name w:val="Elenco"/>
    <w:basedOn w:val="1066"/>
    <w:next w:val="1067"/>
    <w:link w:val="1059"/>
    <w:pPr>
      <w:pBdr/>
      <w:spacing/>
      <w:ind/>
    </w:pPr>
    <w:rPr>
      <w:rFonts w:cs="Tahoma"/>
    </w:rPr>
  </w:style>
  <w:style w:type="paragraph" w:styleId="1068">
    <w:name w:val="Didascalia1"/>
    <w:basedOn w:val="1059"/>
    <w:next w:val="1068"/>
    <w:link w:val="1059"/>
    <w:pPr>
      <w:suppressLineNumbers w:val="true"/>
      <w:pBdr/>
      <w:spacing w:after="120" w:before="120"/>
      <w:ind/>
    </w:pPr>
    <w:rPr>
      <w:rFonts w:cs="Tahoma"/>
      <w:i/>
      <w:iCs/>
      <w:sz w:val="24"/>
      <w:szCs w:val="24"/>
    </w:rPr>
  </w:style>
  <w:style w:type="paragraph" w:styleId="1069">
    <w:name w:val="Indice"/>
    <w:basedOn w:val="1059"/>
    <w:next w:val="1069"/>
    <w:link w:val="1059"/>
    <w:pPr>
      <w:suppressLineNumbers w:val="true"/>
      <w:pBdr/>
      <w:spacing/>
      <w:ind/>
    </w:pPr>
    <w:rPr>
      <w:rFonts w:cs="Tahoma"/>
    </w:rPr>
  </w:style>
  <w:style w:type="paragraph" w:styleId="1070">
    <w:name w:val="Titolo A"/>
    <w:basedOn w:val="1059"/>
    <w:next w:val="1072"/>
    <w:link w:val="1059"/>
    <w:pPr>
      <w:pBdr/>
      <w:spacing/>
      <w:ind/>
      <w:jc w:val="center"/>
    </w:pPr>
    <w:rPr>
      <w:b/>
      <w:bCs/>
      <w:sz w:val="28"/>
      <w:szCs w:val="28"/>
    </w:rPr>
  </w:style>
  <w:style w:type="paragraph" w:styleId="1071">
    <w:name w:val="Titolo C"/>
    <w:basedOn w:val="1059"/>
    <w:next w:val="1059"/>
    <w:link w:val="1059"/>
    <w:pPr>
      <w:pBdr/>
      <w:spacing/>
      <w:ind/>
    </w:pPr>
    <w:rPr>
      <w:b/>
      <w:bCs/>
    </w:rPr>
  </w:style>
  <w:style w:type="paragraph" w:styleId="1072">
    <w:name w:val="Titolo B"/>
    <w:basedOn w:val="1059"/>
    <w:next w:val="1071"/>
    <w:link w:val="1059"/>
    <w:pPr>
      <w:pBdr/>
      <w:spacing/>
      <w:ind/>
    </w:pPr>
    <w:rPr>
      <w:b/>
      <w:bCs/>
      <w:szCs w:val="24"/>
    </w:rPr>
  </w:style>
  <w:style w:type="paragraph" w:styleId="1073">
    <w:name w:val="puntato"/>
    <w:basedOn w:val="1059"/>
    <w:next w:val="1073"/>
    <w:link w:val="1059"/>
    <w:pPr>
      <w:numPr>
        <w:ilvl w:val="0"/>
        <w:numId w:val="1"/>
      </w:numPr>
      <w:pBdr/>
      <w:spacing/>
      <w:ind/>
    </w:pPr>
  </w:style>
  <w:style w:type="paragraph" w:styleId="1074">
    <w:name w:val="rientro"/>
    <w:basedOn w:val="1059"/>
    <w:next w:val="1074"/>
    <w:link w:val="1059"/>
    <w:pPr>
      <w:pBdr/>
      <w:spacing/>
      <w:ind w:right="567" w:firstLine="0" w:left="567"/>
    </w:pPr>
  </w:style>
  <w:style w:type="paragraph" w:styleId="1075">
    <w:name w:val="Piè di pagina"/>
    <w:basedOn w:val="1059"/>
    <w:next w:val="1075"/>
    <w:link w:val="1059"/>
    <w:pPr>
      <w:pBdr/>
      <w:tabs>
        <w:tab w:val="center" w:leader="none" w:pos="5103"/>
        <w:tab w:val="right" w:leader="none" w:pos="9922"/>
      </w:tabs>
      <w:spacing/>
      <w:ind/>
    </w:pPr>
  </w:style>
  <w:style w:type="paragraph" w:styleId="1076">
    <w:name w:val="Intestazione"/>
    <w:basedOn w:val="1059"/>
    <w:next w:val="1076"/>
    <w:link w:val="1059"/>
    <w:pPr>
      <w:pBdr/>
      <w:tabs>
        <w:tab w:val="center" w:leader="none" w:pos="5103"/>
        <w:tab w:val="right" w:leader="none" w:pos="9922"/>
      </w:tabs>
      <w:spacing/>
      <w:ind/>
    </w:pPr>
  </w:style>
  <w:style w:type="paragraph" w:styleId="1077">
    <w:name w:val="Contenuto tabella"/>
    <w:basedOn w:val="1059"/>
    <w:next w:val="1077"/>
    <w:link w:val="1059"/>
    <w:pPr>
      <w:suppressLineNumbers w:val="true"/>
      <w:pBdr/>
      <w:spacing/>
      <w:ind/>
    </w:pPr>
  </w:style>
  <w:style w:type="paragraph" w:styleId="1078">
    <w:name w:val="Intestazione tabella"/>
    <w:basedOn w:val="1077"/>
    <w:next w:val="1078"/>
    <w:link w:val="1059"/>
    <w:pPr>
      <w:suppressLineNumbers w:val="true"/>
      <w:pBdr/>
      <w:spacing/>
      <w:ind/>
      <w:jc w:val="center"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footer" Target="footer1.xml" /><Relationship Id="rId16" Type="http://schemas.openxmlformats.org/officeDocument/2006/relationships/footer" Target="footer2.xml" /><Relationship Id="rId17" Type="http://schemas.openxmlformats.org/officeDocument/2006/relationships/footer" Target="footer3.xml" /><Relationship Id="rId18" Type="http://schemas.openxmlformats.org/officeDocument/2006/relationships/footer" Target="footer4.xml" /><Relationship Id="rId19" Type="http://schemas.openxmlformats.org/officeDocument/2006/relationships/footer" Target="footer5.xml" /><Relationship Id="rId20" Type="http://schemas.openxmlformats.org/officeDocument/2006/relationships/footer" Target="footer6.xml" /><Relationship Id="rId21" Type="http://schemas.openxmlformats.org/officeDocument/2006/relationships/image" Target="media/image1.wmf"/><Relationship Id="rId22" Type="http://schemas.openxmlformats.org/officeDocument/2006/relationships/package" Target="embeddings/Microsoft_Word_Document1.docx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Gestione del prodotto non conforme</dc:title>
  <dc:creator>Rosaria Pipitone</dc:creator>
  <cp:lastModifiedBy>Massimo Parisi</cp:lastModifiedBy>
  <cp:revision>28</cp:revision>
  <dcterms:created xsi:type="dcterms:W3CDTF">2022-09-07T14:02:00Z</dcterms:created>
  <dcterms:modified xsi:type="dcterms:W3CDTF">2025-12-29T14:21:43Z</dcterms:modified>
  <cp:version>1048576</cp:version>
</cp:coreProperties>
</file>